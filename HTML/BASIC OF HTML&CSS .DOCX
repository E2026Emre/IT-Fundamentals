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0A84" w:rsidRDefault="00647506" w:rsidP="00E161BD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BASIC</w:t>
      </w:r>
      <w:r w:rsidR="00975BC1" w:rsidRPr="00975BC1">
        <w:rPr>
          <w:rFonts w:cstheme="minorHAnsi"/>
          <w:b/>
          <w:sz w:val="28"/>
          <w:szCs w:val="28"/>
        </w:rPr>
        <w:t xml:space="preserve"> OF </w:t>
      </w:r>
      <w:r w:rsidR="00F707E6" w:rsidRPr="00975BC1">
        <w:rPr>
          <w:rFonts w:cstheme="minorHAnsi"/>
          <w:b/>
          <w:sz w:val="28"/>
          <w:szCs w:val="28"/>
        </w:rPr>
        <w:t>HTML</w:t>
      </w:r>
      <w:r w:rsidR="00975BC1" w:rsidRPr="00975BC1">
        <w:rPr>
          <w:rFonts w:cstheme="minorHAnsi"/>
          <w:b/>
          <w:sz w:val="28"/>
          <w:szCs w:val="28"/>
        </w:rPr>
        <w:t>&amp;CSS</w:t>
      </w:r>
    </w:p>
    <w:p w:rsidR="00E161BD" w:rsidRPr="00975BC1" w:rsidRDefault="00E161BD" w:rsidP="00E161BD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</w:p>
    <w:tbl>
      <w:tblPr>
        <w:tblStyle w:val="TableGrid"/>
        <w:tblpPr w:leftFromText="141" w:rightFromText="141" w:vertAnchor="text" w:tblpY="1"/>
        <w:tblOverlap w:val="never"/>
        <w:tblW w:w="10733" w:type="dxa"/>
        <w:tblLayout w:type="fixed"/>
        <w:tblLook w:val="04A0" w:firstRow="1" w:lastRow="0" w:firstColumn="1" w:lastColumn="0" w:noHBand="0" w:noVBand="1"/>
      </w:tblPr>
      <w:tblGrid>
        <w:gridCol w:w="2093"/>
        <w:gridCol w:w="658"/>
        <w:gridCol w:w="618"/>
        <w:gridCol w:w="2059"/>
        <w:gridCol w:w="2376"/>
        <w:gridCol w:w="276"/>
        <w:gridCol w:w="2653"/>
      </w:tblGrid>
      <w:tr w:rsidR="00226A53" w:rsidRPr="00B845D3" w:rsidTr="00226A53">
        <w:trPr>
          <w:trHeight w:val="248"/>
        </w:trPr>
        <w:tc>
          <w:tcPr>
            <w:tcW w:w="5428" w:type="dxa"/>
            <w:gridSpan w:val="4"/>
            <w:tcBorders>
              <w:bottom w:val="single" w:sz="4" w:space="0" w:color="auto"/>
            </w:tcBorders>
          </w:tcPr>
          <w:p w:rsidR="00226A53" w:rsidRPr="00B845D3" w:rsidRDefault="00226A53" w:rsidP="004D50C6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General Element Formation</w:t>
            </w:r>
          </w:p>
        </w:tc>
        <w:tc>
          <w:tcPr>
            <w:tcW w:w="5305" w:type="dxa"/>
            <w:gridSpan w:val="3"/>
          </w:tcPr>
          <w:p w:rsidR="00226A53" w:rsidRPr="00B845D3" w:rsidRDefault="00226A53" w:rsidP="00975BC1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TABLE</w:t>
            </w:r>
          </w:p>
        </w:tc>
      </w:tr>
      <w:tr w:rsidR="00226A53" w:rsidRPr="00B845D3" w:rsidTr="00226A53">
        <w:trPr>
          <w:trHeight w:val="247"/>
        </w:trPr>
        <w:tc>
          <w:tcPr>
            <w:tcW w:w="5428" w:type="dxa"/>
            <w:gridSpan w:val="4"/>
            <w:tcBorders>
              <w:bottom w:val="single" w:sz="4" w:space="0" w:color="auto"/>
            </w:tcBorders>
          </w:tcPr>
          <w:p w:rsidR="00226A53" w:rsidRPr="00B845D3" w:rsidRDefault="00226A53" w:rsidP="00B845D3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&lt;..&gt;…….&lt;/..&gt; - opening and closing tags</w:t>
            </w:r>
          </w:p>
        </w:tc>
        <w:tc>
          <w:tcPr>
            <w:tcW w:w="5305" w:type="dxa"/>
            <w:gridSpan w:val="3"/>
            <w:vMerge w:val="restart"/>
          </w:tcPr>
          <w:p w:rsidR="00226A53" w:rsidRPr="00B845D3" w:rsidRDefault="00226A53" w:rsidP="00226A5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&lt;table border="1"&gt;</w:t>
            </w:r>
          </w:p>
          <w:p w:rsidR="00226A53" w:rsidRPr="00B845D3" w:rsidRDefault="00226A53" w:rsidP="00226A5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&lt;tr&gt;</w:t>
            </w:r>
            <w:r>
              <w:rPr>
                <w:rFonts w:cstheme="minorHAnsi"/>
                <w:sz w:val="20"/>
                <w:szCs w:val="20"/>
              </w:rPr>
              <w:tab/>
            </w:r>
            <w:r>
              <w:rPr>
                <w:rFonts w:cstheme="minorHAnsi"/>
                <w:sz w:val="20"/>
                <w:szCs w:val="20"/>
              </w:rPr>
              <w:tab/>
            </w:r>
            <w:r>
              <w:rPr>
                <w:rFonts w:cstheme="minorHAnsi"/>
                <w:sz w:val="20"/>
                <w:szCs w:val="20"/>
              </w:rPr>
              <w:tab/>
            </w:r>
            <w:r w:rsidRPr="00B845D3">
              <w:rPr>
                <w:rFonts w:cstheme="minorHAnsi"/>
                <w:sz w:val="20"/>
                <w:szCs w:val="20"/>
              </w:rPr>
              <w:t>(row1)</w:t>
            </w:r>
          </w:p>
          <w:p w:rsidR="00226A53" w:rsidRPr="00B845D3" w:rsidRDefault="00226A53" w:rsidP="00226A5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   &lt;th&gt;head1&lt;/th&gt;</w:t>
            </w:r>
          </w:p>
          <w:p w:rsidR="00226A53" w:rsidRPr="00B845D3" w:rsidRDefault="00226A53" w:rsidP="00226A5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   &lt;th&gt;head2&lt;/th&gt;</w:t>
            </w:r>
          </w:p>
          <w:p w:rsidR="00226A53" w:rsidRPr="00B845D3" w:rsidRDefault="00226A53" w:rsidP="00226A5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&lt;/tr&gt;</w:t>
            </w:r>
          </w:p>
          <w:p w:rsidR="00226A53" w:rsidRPr="00B845D3" w:rsidRDefault="00226A53" w:rsidP="00226A5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&lt;tr&gt;</w:t>
            </w:r>
            <w:r w:rsidRPr="00B845D3">
              <w:rPr>
                <w:rFonts w:cstheme="minorHAnsi"/>
                <w:sz w:val="20"/>
                <w:szCs w:val="20"/>
              </w:rPr>
              <w:tab/>
            </w:r>
            <w:r w:rsidRPr="00B845D3">
              <w:rPr>
                <w:rFonts w:cstheme="minorHAnsi"/>
                <w:sz w:val="20"/>
                <w:szCs w:val="20"/>
              </w:rPr>
              <w:tab/>
            </w:r>
            <w:r w:rsidRPr="00B845D3">
              <w:rPr>
                <w:rFonts w:cstheme="minorHAnsi"/>
                <w:sz w:val="20"/>
                <w:szCs w:val="20"/>
              </w:rPr>
              <w:tab/>
              <w:t>(row2)</w:t>
            </w:r>
          </w:p>
          <w:p w:rsidR="00226A53" w:rsidRPr="00B845D3" w:rsidRDefault="00226A53" w:rsidP="00226A5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   &lt;td&gt;data1.1&lt;/td&gt;</w:t>
            </w:r>
          </w:p>
          <w:p w:rsidR="00226A53" w:rsidRPr="00B845D3" w:rsidRDefault="00226A53" w:rsidP="00226A5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   &lt;td&gt;data1.2&lt;/td&gt;</w:t>
            </w:r>
          </w:p>
          <w:p w:rsidR="00226A53" w:rsidRPr="00B845D3" w:rsidRDefault="00226A53" w:rsidP="00226A5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&lt;/tr&gt;</w:t>
            </w:r>
          </w:p>
          <w:p w:rsidR="00226A53" w:rsidRPr="00B845D3" w:rsidRDefault="00226A53" w:rsidP="00226A5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&lt;/table&gt;</w:t>
            </w:r>
          </w:p>
          <w:p w:rsidR="00226A53" w:rsidRPr="00B845D3" w:rsidRDefault="00226A53" w:rsidP="00226A53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ATTRIBUTES</w:t>
            </w:r>
          </w:p>
          <w:p w:rsidR="00226A53" w:rsidRPr="00B845D3" w:rsidRDefault="00226A53" w:rsidP="00226A5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rowspan=”2”</w:t>
            </w:r>
          </w:p>
          <w:p w:rsidR="00226A53" w:rsidRPr="00B845D3" w:rsidRDefault="00226A53" w:rsidP="00226A5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colspan=”2”</w:t>
            </w:r>
          </w:p>
          <w:p w:rsidR="00226A53" w:rsidRPr="00B845D3" w:rsidRDefault="00226A53" w:rsidP="00226A53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align="center"</w:t>
            </w:r>
          </w:p>
        </w:tc>
      </w:tr>
      <w:tr w:rsidR="00226A53" w:rsidRPr="00B845D3" w:rsidTr="00226A53">
        <w:trPr>
          <w:trHeight w:val="248"/>
        </w:trPr>
        <w:tc>
          <w:tcPr>
            <w:tcW w:w="5428" w:type="dxa"/>
            <w:gridSpan w:val="4"/>
            <w:tcBorders>
              <w:bottom w:val="single" w:sz="4" w:space="0" w:color="auto"/>
            </w:tcBorders>
          </w:tcPr>
          <w:p w:rsidR="00226A53" w:rsidRPr="00B845D3" w:rsidRDefault="00226A53" w:rsidP="00852824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General Attributes Formation</w:t>
            </w:r>
          </w:p>
        </w:tc>
        <w:tc>
          <w:tcPr>
            <w:tcW w:w="5305" w:type="dxa"/>
            <w:gridSpan w:val="3"/>
            <w:vMerge/>
          </w:tcPr>
          <w:p w:rsidR="00226A53" w:rsidRPr="00B845D3" w:rsidRDefault="00226A53" w:rsidP="00C96EC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26A53" w:rsidRPr="00B845D3" w:rsidTr="00226A53">
        <w:trPr>
          <w:trHeight w:val="247"/>
        </w:trPr>
        <w:tc>
          <w:tcPr>
            <w:tcW w:w="5428" w:type="dxa"/>
            <w:gridSpan w:val="4"/>
            <w:tcBorders>
              <w:bottom w:val="single" w:sz="4" w:space="0" w:color="auto"/>
            </w:tcBorders>
          </w:tcPr>
          <w:p w:rsidR="00226A53" w:rsidRPr="00B845D3" w:rsidRDefault="00226A53" w:rsidP="00B845D3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attribute=”value”</w:t>
            </w:r>
          </w:p>
        </w:tc>
        <w:tc>
          <w:tcPr>
            <w:tcW w:w="5305" w:type="dxa"/>
            <w:gridSpan w:val="3"/>
            <w:vMerge/>
          </w:tcPr>
          <w:p w:rsidR="00226A53" w:rsidRPr="00B845D3" w:rsidRDefault="00226A53" w:rsidP="00226A5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26A53" w:rsidRPr="00B845D3" w:rsidTr="00226A53">
        <w:tc>
          <w:tcPr>
            <w:tcW w:w="5428" w:type="dxa"/>
            <w:gridSpan w:val="4"/>
          </w:tcPr>
          <w:p w:rsidR="00226A53" w:rsidRPr="00B845D3" w:rsidRDefault="00226A53" w:rsidP="00B845D3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A Simple HTML Document</w:t>
            </w:r>
          </w:p>
        </w:tc>
        <w:tc>
          <w:tcPr>
            <w:tcW w:w="5305" w:type="dxa"/>
            <w:gridSpan w:val="3"/>
            <w:vMerge/>
          </w:tcPr>
          <w:p w:rsidR="00226A53" w:rsidRPr="00B845D3" w:rsidRDefault="00226A53" w:rsidP="00C96EC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26A53" w:rsidRPr="00B845D3" w:rsidTr="00226A53">
        <w:trPr>
          <w:trHeight w:val="2273"/>
        </w:trPr>
        <w:tc>
          <w:tcPr>
            <w:tcW w:w="5428" w:type="dxa"/>
            <w:gridSpan w:val="4"/>
            <w:vMerge w:val="restart"/>
            <w:tcBorders>
              <w:bottom w:val="single" w:sz="4" w:space="0" w:color="auto"/>
            </w:tcBorders>
          </w:tcPr>
          <w:p w:rsidR="00226A53" w:rsidRPr="00B845D3" w:rsidRDefault="00226A53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&lt;!DOCTYPE html&gt;</w:t>
            </w:r>
          </w:p>
          <w:p w:rsidR="00226A53" w:rsidRPr="00B845D3" w:rsidRDefault="00226A53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&lt;html&gt;</w:t>
            </w:r>
          </w:p>
          <w:p w:rsidR="00226A53" w:rsidRPr="00B845D3" w:rsidRDefault="00226A53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 &lt;head&gt;</w:t>
            </w:r>
            <w:bookmarkStart w:id="0" w:name="_GoBack"/>
            <w:bookmarkEnd w:id="0"/>
          </w:p>
          <w:p w:rsidR="00226A53" w:rsidRPr="00B845D3" w:rsidRDefault="00226A53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     &lt;title&gt;Page Title&lt;/title&gt;</w:t>
            </w:r>
          </w:p>
          <w:p w:rsidR="00226A53" w:rsidRPr="00B845D3" w:rsidRDefault="00226A53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 &lt;/head&gt;</w:t>
            </w:r>
          </w:p>
          <w:p w:rsidR="00226A53" w:rsidRPr="00B845D3" w:rsidRDefault="00226A53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 &lt;body&gt;</w:t>
            </w:r>
          </w:p>
          <w:p w:rsidR="00226A53" w:rsidRPr="00B845D3" w:rsidRDefault="00226A53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     &lt;h1&gt;This is a Heading&lt;/h1&gt;</w:t>
            </w:r>
          </w:p>
          <w:p w:rsidR="00226A53" w:rsidRPr="00B845D3" w:rsidRDefault="00226A53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     &lt;p&gt;This is a paragraph.&lt;/p&gt;</w:t>
            </w:r>
          </w:p>
          <w:p w:rsidR="00226A53" w:rsidRPr="00B845D3" w:rsidRDefault="00226A53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&lt;/body&gt;</w:t>
            </w:r>
          </w:p>
          <w:p w:rsidR="00226A53" w:rsidRDefault="00226A53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&lt;/html&gt;</w:t>
            </w:r>
          </w:p>
          <w:p w:rsidR="00226A53" w:rsidRPr="00B845D3" w:rsidRDefault="00226A53" w:rsidP="00B845D3">
            <w:pPr>
              <w:rPr>
                <w:rFonts w:cstheme="minorHAnsi"/>
                <w:sz w:val="20"/>
                <w:szCs w:val="20"/>
              </w:rPr>
            </w:pPr>
          </w:p>
          <w:p w:rsidR="00226A53" w:rsidRPr="00B845D3" w:rsidRDefault="00226A53" w:rsidP="00B845D3">
            <w:pPr>
              <w:rPr>
                <w:rFonts w:cstheme="minorHAnsi"/>
                <w:sz w:val="20"/>
                <w:szCs w:val="20"/>
              </w:rPr>
            </w:pPr>
            <w:r w:rsidRPr="00975BC1">
              <w:rPr>
                <w:rFonts w:cstheme="minorHAnsi"/>
                <w:b/>
                <w:sz w:val="20"/>
                <w:szCs w:val="20"/>
              </w:rPr>
              <w:t>&lt;!DOCTYPE html&gt;</w:t>
            </w:r>
            <w:r w:rsidRPr="00B845D3">
              <w:rPr>
                <w:rFonts w:cstheme="minorHAnsi"/>
                <w:sz w:val="20"/>
                <w:szCs w:val="20"/>
              </w:rPr>
              <w:t xml:space="preserve"> defines document to be HTML</w:t>
            </w:r>
          </w:p>
          <w:p w:rsidR="00226A53" w:rsidRPr="00B845D3" w:rsidRDefault="00226A53" w:rsidP="00B845D3">
            <w:pPr>
              <w:rPr>
                <w:rFonts w:cstheme="minorHAnsi"/>
                <w:sz w:val="20"/>
                <w:szCs w:val="20"/>
              </w:rPr>
            </w:pPr>
            <w:r w:rsidRPr="00975BC1">
              <w:rPr>
                <w:rFonts w:cstheme="minorHAnsi"/>
                <w:b/>
                <w:sz w:val="20"/>
                <w:szCs w:val="20"/>
              </w:rPr>
              <w:t>&lt;html&gt;</w:t>
            </w:r>
            <w:r w:rsidRPr="00B845D3">
              <w:rPr>
                <w:rFonts w:cstheme="minorHAnsi"/>
                <w:sz w:val="20"/>
                <w:szCs w:val="20"/>
              </w:rPr>
              <w:t xml:space="preserve"> the root element of an HTML page</w:t>
            </w:r>
          </w:p>
          <w:p w:rsidR="00226A53" w:rsidRPr="00B845D3" w:rsidRDefault="00226A53" w:rsidP="00B845D3">
            <w:pPr>
              <w:rPr>
                <w:rFonts w:cstheme="minorHAnsi"/>
                <w:sz w:val="20"/>
                <w:szCs w:val="20"/>
              </w:rPr>
            </w:pPr>
            <w:r w:rsidRPr="00975BC1">
              <w:rPr>
                <w:rFonts w:cstheme="minorHAnsi"/>
                <w:b/>
                <w:sz w:val="20"/>
                <w:szCs w:val="20"/>
              </w:rPr>
              <w:t>&lt;head&gt;</w:t>
            </w:r>
            <w:r w:rsidRPr="00B845D3">
              <w:rPr>
                <w:rFonts w:cstheme="minorHAnsi"/>
                <w:sz w:val="20"/>
                <w:szCs w:val="20"/>
              </w:rPr>
              <w:t xml:space="preserve"> meta information about the document</w:t>
            </w:r>
          </w:p>
          <w:p w:rsidR="00226A53" w:rsidRPr="00B845D3" w:rsidRDefault="00226A53" w:rsidP="00B845D3">
            <w:pPr>
              <w:rPr>
                <w:rFonts w:cstheme="minorHAnsi"/>
                <w:sz w:val="20"/>
                <w:szCs w:val="20"/>
              </w:rPr>
            </w:pPr>
            <w:r w:rsidRPr="00975BC1">
              <w:rPr>
                <w:rFonts w:cstheme="minorHAnsi"/>
                <w:b/>
                <w:sz w:val="20"/>
                <w:szCs w:val="20"/>
              </w:rPr>
              <w:t>&lt;title&gt;</w:t>
            </w:r>
            <w:r w:rsidRPr="00B845D3">
              <w:rPr>
                <w:rFonts w:cstheme="minorHAnsi"/>
                <w:sz w:val="20"/>
                <w:szCs w:val="20"/>
              </w:rPr>
              <w:t xml:space="preserve"> element specifies a title for the document</w:t>
            </w:r>
          </w:p>
          <w:p w:rsidR="00226A53" w:rsidRPr="00B845D3" w:rsidRDefault="00226A53" w:rsidP="00B845D3">
            <w:pPr>
              <w:rPr>
                <w:rFonts w:cstheme="minorHAnsi"/>
                <w:sz w:val="20"/>
                <w:szCs w:val="20"/>
              </w:rPr>
            </w:pPr>
            <w:r w:rsidRPr="00975BC1">
              <w:rPr>
                <w:rFonts w:cstheme="minorHAnsi"/>
                <w:b/>
                <w:sz w:val="20"/>
                <w:szCs w:val="20"/>
              </w:rPr>
              <w:t>&lt;body&gt;</w:t>
            </w:r>
            <w:r w:rsidRPr="00B845D3">
              <w:rPr>
                <w:rFonts w:cstheme="minorHAnsi"/>
                <w:sz w:val="20"/>
                <w:szCs w:val="20"/>
              </w:rPr>
              <w:t xml:space="preserve"> element contains the visible page content</w:t>
            </w:r>
          </w:p>
          <w:p w:rsidR="00226A53" w:rsidRPr="00B845D3" w:rsidRDefault="00226A53" w:rsidP="00B845D3">
            <w:pPr>
              <w:rPr>
                <w:rFonts w:cstheme="minorHAnsi"/>
                <w:sz w:val="20"/>
                <w:szCs w:val="20"/>
              </w:rPr>
            </w:pPr>
            <w:r w:rsidRPr="00975BC1">
              <w:rPr>
                <w:rFonts w:cstheme="minorHAnsi"/>
                <w:b/>
                <w:sz w:val="20"/>
                <w:szCs w:val="20"/>
              </w:rPr>
              <w:t>&lt;h1&gt;</w:t>
            </w:r>
            <w:r w:rsidRPr="00B845D3">
              <w:rPr>
                <w:rFonts w:cstheme="minorHAnsi"/>
                <w:sz w:val="20"/>
                <w:szCs w:val="20"/>
              </w:rPr>
              <w:t xml:space="preserve"> element defines a large heading</w:t>
            </w:r>
          </w:p>
          <w:p w:rsidR="00226A53" w:rsidRPr="00B845D3" w:rsidRDefault="00226A53" w:rsidP="0083227A">
            <w:pPr>
              <w:rPr>
                <w:rFonts w:cstheme="minorHAnsi"/>
                <w:b/>
                <w:sz w:val="20"/>
                <w:szCs w:val="20"/>
              </w:rPr>
            </w:pPr>
            <w:r w:rsidRPr="00975BC1">
              <w:rPr>
                <w:rFonts w:cstheme="minorHAnsi"/>
                <w:b/>
                <w:sz w:val="20"/>
                <w:szCs w:val="20"/>
              </w:rPr>
              <w:t>&lt;p&gt;</w:t>
            </w:r>
            <w:r w:rsidRPr="00B845D3">
              <w:rPr>
                <w:rFonts w:cstheme="minorHAnsi"/>
                <w:sz w:val="20"/>
                <w:szCs w:val="20"/>
              </w:rPr>
              <w:t xml:space="preserve"> element defines a paragraph</w:t>
            </w:r>
          </w:p>
        </w:tc>
        <w:tc>
          <w:tcPr>
            <w:tcW w:w="5305" w:type="dxa"/>
            <w:gridSpan w:val="3"/>
            <w:vMerge/>
            <w:tcBorders>
              <w:bottom w:val="single" w:sz="4" w:space="0" w:color="auto"/>
            </w:tcBorders>
          </w:tcPr>
          <w:p w:rsidR="00226A53" w:rsidRPr="00B845D3" w:rsidRDefault="00226A53" w:rsidP="00C96EC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75BC1" w:rsidRPr="00B845D3" w:rsidTr="00226A53">
        <w:tc>
          <w:tcPr>
            <w:tcW w:w="5428" w:type="dxa"/>
            <w:gridSpan w:val="4"/>
            <w:vMerge/>
          </w:tcPr>
          <w:p w:rsidR="00975BC1" w:rsidRPr="00B845D3" w:rsidRDefault="00975BC1" w:rsidP="0083227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05" w:type="dxa"/>
            <w:gridSpan w:val="3"/>
          </w:tcPr>
          <w:p w:rsidR="00975BC1" w:rsidRPr="00226A53" w:rsidRDefault="00226A53" w:rsidP="00226A53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IMAGES</w:t>
            </w:r>
          </w:p>
        </w:tc>
      </w:tr>
      <w:tr w:rsidR="00975BC1" w:rsidRPr="00B845D3" w:rsidTr="00226A53">
        <w:trPr>
          <w:trHeight w:val="1575"/>
        </w:trPr>
        <w:tc>
          <w:tcPr>
            <w:tcW w:w="5428" w:type="dxa"/>
            <w:gridSpan w:val="4"/>
            <w:vMerge/>
          </w:tcPr>
          <w:p w:rsidR="00975BC1" w:rsidRPr="00B845D3" w:rsidRDefault="00975BC1" w:rsidP="0083227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05" w:type="dxa"/>
            <w:gridSpan w:val="3"/>
          </w:tcPr>
          <w:p w:rsidR="00975BC1" w:rsidRPr="00B845D3" w:rsidRDefault="00975BC1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&lt;img src=”url”…..&gt;</w:t>
            </w:r>
          </w:p>
          <w:p w:rsidR="00975BC1" w:rsidRPr="00B845D3" w:rsidRDefault="00975BC1" w:rsidP="00B845D3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ATTRIBUTES</w:t>
            </w:r>
          </w:p>
          <w:p w:rsidR="00975BC1" w:rsidRPr="00B845D3" w:rsidRDefault="00975BC1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alt=”alternative text”</w:t>
            </w:r>
          </w:p>
          <w:p w:rsidR="00975BC1" w:rsidRPr="00B845D3" w:rsidRDefault="00975BC1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width=”500px”</w:t>
            </w:r>
          </w:p>
          <w:p w:rsidR="00975BC1" w:rsidRPr="00B845D3" w:rsidRDefault="00975BC1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height=”300px”</w:t>
            </w:r>
          </w:p>
          <w:p w:rsidR="00975BC1" w:rsidRPr="00B845D3" w:rsidRDefault="00975BC1" w:rsidP="00C40E32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border=”2px”</w:t>
            </w:r>
          </w:p>
        </w:tc>
      </w:tr>
      <w:tr w:rsidR="00975BC1" w:rsidRPr="00B845D3" w:rsidTr="00226A53">
        <w:tc>
          <w:tcPr>
            <w:tcW w:w="5428" w:type="dxa"/>
            <w:gridSpan w:val="4"/>
            <w:vMerge/>
          </w:tcPr>
          <w:p w:rsidR="00975BC1" w:rsidRPr="00B845D3" w:rsidRDefault="00975BC1" w:rsidP="00B845D3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05" w:type="dxa"/>
            <w:gridSpan w:val="3"/>
          </w:tcPr>
          <w:p w:rsidR="00975BC1" w:rsidRPr="00226A53" w:rsidRDefault="00226A53" w:rsidP="00226A53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LINKS</w:t>
            </w:r>
          </w:p>
        </w:tc>
      </w:tr>
      <w:tr w:rsidR="00BF5550" w:rsidRPr="00B845D3" w:rsidTr="00226A53">
        <w:tc>
          <w:tcPr>
            <w:tcW w:w="5428" w:type="dxa"/>
            <w:gridSpan w:val="4"/>
          </w:tcPr>
          <w:p w:rsidR="00BF5550" w:rsidRPr="00B845D3" w:rsidRDefault="00226A53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HEADINGS</w:t>
            </w:r>
          </w:p>
        </w:tc>
        <w:tc>
          <w:tcPr>
            <w:tcW w:w="5305" w:type="dxa"/>
            <w:gridSpan w:val="3"/>
            <w:vMerge w:val="restart"/>
          </w:tcPr>
          <w:p w:rsidR="00BF5550" w:rsidRPr="00B845D3" w:rsidRDefault="00BF5550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&lt;a href=”url”….&gt;link text&lt;/a&gt;</w:t>
            </w:r>
          </w:p>
          <w:p w:rsidR="00BF5550" w:rsidRPr="00B845D3" w:rsidRDefault="00BF5550" w:rsidP="00B845D3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ATTRIBUTES</w:t>
            </w:r>
          </w:p>
          <w:p w:rsidR="00BF5550" w:rsidRPr="00B845D3" w:rsidRDefault="00BF5550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title=”additional info”</w:t>
            </w:r>
          </w:p>
          <w:p w:rsidR="00BF5550" w:rsidRPr="00B845D3" w:rsidRDefault="00BF5550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target=”_blank”</w:t>
            </w:r>
          </w:p>
          <w:p w:rsidR="00BF5550" w:rsidRPr="00B845D3" w:rsidRDefault="00BF5550" w:rsidP="007906F8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ref=”nofollow”</w:t>
            </w:r>
          </w:p>
        </w:tc>
      </w:tr>
      <w:tr w:rsidR="00BF5550" w:rsidRPr="00B845D3" w:rsidTr="00226A53">
        <w:trPr>
          <w:trHeight w:val="732"/>
        </w:trPr>
        <w:tc>
          <w:tcPr>
            <w:tcW w:w="2751" w:type="dxa"/>
            <w:gridSpan w:val="2"/>
            <w:tcBorders>
              <w:bottom w:val="single" w:sz="4" w:space="0" w:color="auto"/>
            </w:tcBorders>
          </w:tcPr>
          <w:p w:rsidR="00BF5550" w:rsidRPr="00B845D3" w:rsidRDefault="00BF5550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&lt;h1&gt;heading 1&lt;/h1&gt;</w:t>
            </w:r>
          </w:p>
          <w:p w:rsidR="00BF5550" w:rsidRPr="00B845D3" w:rsidRDefault="00BF5550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&lt;h2&gt;heading 2&lt;/h2&gt;</w:t>
            </w:r>
          </w:p>
          <w:p w:rsidR="00BF5550" w:rsidRPr="00B845D3" w:rsidRDefault="00BF5550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&lt;h3&gt;heading 3&lt;/h3&gt;</w:t>
            </w:r>
          </w:p>
        </w:tc>
        <w:tc>
          <w:tcPr>
            <w:tcW w:w="2677" w:type="dxa"/>
            <w:gridSpan w:val="2"/>
            <w:tcBorders>
              <w:bottom w:val="single" w:sz="4" w:space="0" w:color="auto"/>
            </w:tcBorders>
          </w:tcPr>
          <w:p w:rsidR="00BF5550" w:rsidRPr="00B845D3" w:rsidRDefault="00BF5550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&lt;h4&gt;heading 4&lt;/h4&gt;</w:t>
            </w:r>
          </w:p>
          <w:p w:rsidR="00BF5550" w:rsidRPr="00B845D3" w:rsidRDefault="00BF5550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&lt;h5&gt;heading 5&lt;/h5&gt;</w:t>
            </w:r>
          </w:p>
          <w:p w:rsidR="00BF5550" w:rsidRPr="00B845D3" w:rsidRDefault="00BF5550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&lt;h6&gt;heading 6&lt;/h6&gt;</w:t>
            </w:r>
          </w:p>
        </w:tc>
        <w:tc>
          <w:tcPr>
            <w:tcW w:w="5305" w:type="dxa"/>
            <w:gridSpan w:val="3"/>
            <w:vMerge/>
            <w:tcBorders>
              <w:bottom w:val="single" w:sz="4" w:space="0" w:color="auto"/>
            </w:tcBorders>
          </w:tcPr>
          <w:p w:rsidR="00BF5550" w:rsidRPr="00B845D3" w:rsidRDefault="00BF5550" w:rsidP="007906F8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F5550" w:rsidRPr="00B845D3" w:rsidTr="00226A53">
        <w:tc>
          <w:tcPr>
            <w:tcW w:w="5428" w:type="dxa"/>
            <w:gridSpan w:val="4"/>
          </w:tcPr>
          <w:p w:rsidR="00BF5550" w:rsidRPr="00226A53" w:rsidRDefault="00226A53" w:rsidP="00B845D3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TEXT ELEMENTS</w:t>
            </w:r>
          </w:p>
        </w:tc>
        <w:tc>
          <w:tcPr>
            <w:tcW w:w="5305" w:type="dxa"/>
            <w:gridSpan w:val="3"/>
            <w:vMerge/>
          </w:tcPr>
          <w:p w:rsidR="00BF5550" w:rsidRPr="00B845D3" w:rsidRDefault="00BF5550" w:rsidP="00B845D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D0A84" w:rsidRPr="00B845D3" w:rsidTr="00226A53">
        <w:tc>
          <w:tcPr>
            <w:tcW w:w="5428" w:type="dxa"/>
            <w:gridSpan w:val="4"/>
            <w:vMerge w:val="restart"/>
          </w:tcPr>
          <w:p w:rsidR="003D0A84" w:rsidRPr="00B845D3" w:rsidRDefault="003D0A84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&lt;p&gt;paragraph&lt;/p&gt;</w:t>
            </w:r>
          </w:p>
          <w:p w:rsidR="003D0A84" w:rsidRPr="00B845D3" w:rsidRDefault="003D0A84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&lt;hr&gt; tag creates a horizontal line</w:t>
            </w:r>
          </w:p>
          <w:p w:rsidR="003D0A84" w:rsidRPr="003D0A84" w:rsidRDefault="003D0A84" w:rsidP="00B15CAF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&lt;br&gt; tag stands for a line break</w:t>
            </w:r>
          </w:p>
        </w:tc>
        <w:tc>
          <w:tcPr>
            <w:tcW w:w="5305" w:type="dxa"/>
            <w:gridSpan w:val="3"/>
          </w:tcPr>
          <w:p w:rsidR="003D0A84" w:rsidRPr="00B845D3" w:rsidRDefault="003D0A84" w:rsidP="00226A53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IMAGE AS LINK</w:t>
            </w:r>
          </w:p>
        </w:tc>
      </w:tr>
      <w:tr w:rsidR="003D0A84" w:rsidRPr="00B845D3" w:rsidTr="00226A53">
        <w:trPr>
          <w:trHeight w:val="252"/>
        </w:trPr>
        <w:tc>
          <w:tcPr>
            <w:tcW w:w="5428" w:type="dxa"/>
            <w:gridSpan w:val="4"/>
            <w:vMerge/>
          </w:tcPr>
          <w:p w:rsidR="003D0A84" w:rsidRPr="00B845D3" w:rsidRDefault="003D0A84" w:rsidP="00B15CA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05" w:type="dxa"/>
            <w:gridSpan w:val="3"/>
          </w:tcPr>
          <w:p w:rsidR="003D0A84" w:rsidRPr="00B845D3" w:rsidRDefault="003D0A84" w:rsidP="00A545B6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&lt;a href=”url”….&gt;&lt;img src=”url”…/&gt;&lt;/a&gt;</w:t>
            </w:r>
          </w:p>
        </w:tc>
      </w:tr>
      <w:tr w:rsidR="003D0A84" w:rsidRPr="00B845D3" w:rsidTr="00226A53">
        <w:tc>
          <w:tcPr>
            <w:tcW w:w="5428" w:type="dxa"/>
            <w:gridSpan w:val="4"/>
          </w:tcPr>
          <w:p w:rsidR="003D0A84" w:rsidRPr="003D0A84" w:rsidRDefault="003D0A84" w:rsidP="00B15CAF">
            <w:pPr>
              <w:rPr>
                <w:rFonts w:cstheme="minorHAnsi"/>
                <w:b/>
                <w:sz w:val="20"/>
                <w:szCs w:val="20"/>
              </w:rPr>
            </w:pPr>
            <w:r w:rsidRPr="003D0A84">
              <w:rPr>
                <w:rFonts w:cstheme="minorHAnsi"/>
                <w:b/>
                <w:sz w:val="20"/>
                <w:szCs w:val="20"/>
              </w:rPr>
              <w:t>HTML COMMENTS</w:t>
            </w:r>
          </w:p>
        </w:tc>
        <w:tc>
          <w:tcPr>
            <w:tcW w:w="5305" w:type="dxa"/>
            <w:gridSpan w:val="3"/>
          </w:tcPr>
          <w:p w:rsidR="003D0A84" w:rsidRPr="00226A53" w:rsidRDefault="003D0A84" w:rsidP="00226A53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BASIC CSS RULE</w:t>
            </w:r>
            <w:r>
              <w:rPr>
                <w:rFonts w:cstheme="minorHAnsi"/>
                <w:b/>
                <w:sz w:val="20"/>
                <w:szCs w:val="20"/>
              </w:rPr>
              <w:t>S</w:t>
            </w:r>
          </w:p>
        </w:tc>
      </w:tr>
      <w:tr w:rsidR="003D0A84" w:rsidRPr="00B845D3" w:rsidTr="003D0A84">
        <w:trPr>
          <w:trHeight w:val="248"/>
        </w:trPr>
        <w:tc>
          <w:tcPr>
            <w:tcW w:w="5428" w:type="dxa"/>
            <w:gridSpan w:val="4"/>
          </w:tcPr>
          <w:p w:rsidR="003D0A84" w:rsidRPr="00B845D3" w:rsidRDefault="003D0A84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&lt;!-- This is a comment--&gt;</w:t>
            </w:r>
          </w:p>
        </w:tc>
        <w:tc>
          <w:tcPr>
            <w:tcW w:w="5305" w:type="dxa"/>
            <w:gridSpan w:val="3"/>
            <w:vMerge w:val="restart"/>
          </w:tcPr>
          <w:p w:rsidR="003D0A84" w:rsidRPr="00B845D3" w:rsidRDefault="003D0A84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  <w:highlight w:val="yellow"/>
              </w:rPr>
              <w:t>Selector</w:t>
            </w:r>
            <w:r w:rsidRPr="00B845D3">
              <w:rPr>
                <w:rFonts w:cstheme="minorHAnsi"/>
                <w:sz w:val="20"/>
                <w:szCs w:val="20"/>
              </w:rPr>
              <w:t>+</w:t>
            </w:r>
            <w:r w:rsidRPr="00B845D3">
              <w:rPr>
                <w:rFonts w:cstheme="minorHAnsi"/>
                <w:sz w:val="20"/>
                <w:szCs w:val="20"/>
                <w:highlight w:val="green"/>
              </w:rPr>
              <w:t>Declaration</w:t>
            </w:r>
          </w:p>
          <w:p w:rsidR="003D0A84" w:rsidRPr="00B845D3" w:rsidRDefault="003D0A84" w:rsidP="00EA5D26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  <w:highlight w:val="yellow"/>
              </w:rPr>
              <w:t>p</w:t>
            </w:r>
            <w:r w:rsidRPr="00B845D3">
              <w:rPr>
                <w:rFonts w:cstheme="minorHAnsi"/>
                <w:sz w:val="20"/>
                <w:szCs w:val="20"/>
                <w:highlight w:val="green"/>
              </w:rPr>
              <w:t>{color: blue;}</w:t>
            </w:r>
          </w:p>
        </w:tc>
      </w:tr>
      <w:tr w:rsidR="003D0A84" w:rsidRPr="00B845D3" w:rsidTr="00226A53">
        <w:trPr>
          <w:trHeight w:val="247"/>
        </w:trPr>
        <w:tc>
          <w:tcPr>
            <w:tcW w:w="5428" w:type="dxa"/>
            <w:gridSpan w:val="4"/>
          </w:tcPr>
          <w:p w:rsidR="003D0A84" w:rsidRPr="00B845D3" w:rsidRDefault="003D0A84" w:rsidP="00B845D3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FORMATTING ELEMENTS</w:t>
            </w:r>
          </w:p>
        </w:tc>
        <w:tc>
          <w:tcPr>
            <w:tcW w:w="5305" w:type="dxa"/>
            <w:gridSpan w:val="3"/>
            <w:vMerge/>
          </w:tcPr>
          <w:p w:rsidR="003D0A84" w:rsidRPr="00B845D3" w:rsidRDefault="003D0A84" w:rsidP="00B845D3">
            <w:pPr>
              <w:rPr>
                <w:rFonts w:cstheme="minorHAnsi"/>
                <w:sz w:val="20"/>
                <w:szCs w:val="20"/>
                <w:highlight w:val="yellow"/>
              </w:rPr>
            </w:pPr>
          </w:p>
        </w:tc>
      </w:tr>
      <w:tr w:rsidR="00E161BD" w:rsidRPr="00B845D3" w:rsidTr="00226A53">
        <w:trPr>
          <w:trHeight w:val="301"/>
        </w:trPr>
        <w:tc>
          <w:tcPr>
            <w:tcW w:w="5428" w:type="dxa"/>
            <w:gridSpan w:val="4"/>
            <w:vMerge w:val="restart"/>
          </w:tcPr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&lt;b&gt;bold&lt;/b&gt; </w:t>
            </w:r>
            <w:r w:rsidRPr="00B845D3">
              <w:rPr>
                <w:rFonts w:cstheme="minorHAnsi"/>
                <w:sz w:val="20"/>
                <w:szCs w:val="20"/>
              </w:rPr>
              <w:tab/>
            </w:r>
            <w:r w:rsidRPr="00B845D3">
              <w:rPr>
                <w:rFonts w:cstheme="minorHAnsi"/>
                <w:sz w:val="20"/>
                <w:szCs w:val="20"/>
              </w:rPr>
              <w:tab/>
            </w:r>
            <w:r w:rsidRPr="00B845D3">
              <w:rPr>
                <w:rFonts w:cstheme="minorHAnsi"/>
                <w:sz w:val="20"/>
                <w:szCs w:val="20"/>
              </w:rPr>
              <w:tab/>
            </w:r>
            <w:r w:rsidRPr="00B845D3">
              <w:rPr>
                <w:rFonts w:cstheme="minorHAnsi"/>
                <w:b/>
                <w:bCs/>
                <w:sz w:val="20"/>
                <w:szCs w:val="20"/>
              </w:rPr>
              <w:t>bold</w:t>
            </w:r>
          </w:p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&lt;strong&gt;strong&lt;/strong&gt;</w:t>
            </w:r>
            <w:r w:rsidRPr="00B845D3">
              <w:rPr>
                <w:rFonts w:cstheme="minorHAnsi"/>
                <w:sz w:val="20"/>
                <w:szCs w:val="20"/>
              </w:rPr>
              <w:tab/>
            </w:r>
            <w:r>
              <w:rPr>
                <w:rFonts w:cstheme="minorHAnsi"/>
                <w:sz w:val="20"/>
                <w:szCs w:val="20"/>
              </w:rPr>
              <w:tab/>
            </w:r>
            <w:r w:rsidRPr="00B845D3">
              <w:rPr>
                <w:rFonts w:cstheme="minorHAnsi"/>
                <w:b/>
                <w:bCs/>
                <w:sz w:val="20"/>
                <w:szCs w:val="20"/>
              </w:rPr>
              <w:t>strong</w:t>
            </w:r>
          </w:p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&lt;i&gt;italic&lt;/i&gt;</w:t>
            </w:r>
            <w:r w:rsidRPr="00B845D3">
              <w:rPr>
                <w:rFonts w:cstheme="minorHAnsi"/>
                <w:sz w:val="20"/>
                <w:szCs w:val="20"/>
              </w:rPr>
              <w:tab/>
            </w:r>
            <w:r w:rsidRPr="00B845D3">
              <w:rPr>
                <w:rFonts w:cstheme="minorHAnsi"/>
                <w:sz w:val="20"/>
                <w:szCs w:val="20"/>
              </w:rPr>
              <w:tab/>
            </w:r>
            <w:r w:rsidRPr="00B845D3">
              <w:rPr>
                <w:rFonts w:cstheme="minorHAnsi"/>
                <w:sz w:val="20"/>
                <w:szCs w:val="20"/>
              </w:rPr>
              <w:tab/>
            </w:r>
            <w:r w:rsidRPr="00B845D3">
              <w:rPr>
                <w:rFonts w:cstheme="minorHAnsi"/>
                <w:i/>
                <w:iCs/>
                <w:sz w:val="20"/>
                <w:szCs w:val="20"/>
              </w:rPr>
              <w:t>italic</w:t>
            </w:r>
          </w:p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&lt;em&gt;emphasized&lt;/em&gt;</w:t>
            </w:r>
            <w:r w:rsidRPr="00B845D3">
              <w:rPr>
                <w:rFonts w:cstheme="minorHAnsi"/>
                <w:sz w:val="20"/>
                <w:szCs w:val="20"/>
              </w:rPr>
              <w:tab/>
            </w:r>
            <w:r>
              <w:rPr>
                <w:rFonts w:cstheme="minorHAnsi"/>
                <w:sz w:val="20"/>
                <w:szCs w:val="20"/>
              </w:rPr>
              <w:tab/>
            </w:r>
            <w:r w:rsidRPr="00B845D3">
              <w:rPr>
                <w:rFonts w:cstheme="minorHAnsi"/>
                <w:i/>
                <w:iCs/>
                <w:sz w:val="20"/>
                <w:szCs w:val="20"/>
              </w:rPr>
              <w:t>emphasized</w:t>
            </w:r>
          </w:p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&lt;small&gt;small&lt;/small&gt;</w:t>
            </w:r>
            <w:r w:rsidRPr="00B845D3">
              <w:rPr>
                <w:rFonts w:cstheme="minorHAnsi"/>
                <w:sz w:val="20"/>
                <w:szCs w:val="20"/>
              </w:rPr>
              <w:tab/>
            </w:r>
            <w:r w:rsidRPr="00B845D3">
              <w:rPr>
                <w:rFonts w:cstheme="minorHAnsi"/>
                <w:sz w:val="20"/>
                <w:szCs w:val="20"/>
              </w:rPr>
              <w:tab/>
              <w:t>smaller</w:t>
            </w:r>
          </w:p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&lt;sup&gt;th&lt;/sup&gt;</w:t>
            </w:r>
            <w:r w:rsidRPr="00B845D3">
              <w:rPr>
                <w:rFonts w:cstheme="minorHAnsi"/>
                <w:sz w:val="20"/>
                <w:szCs w:val="20"/>
              </w:rPr>
              <w:tab/>
            </w:r>
            <w:r w:rsidRPr="00B845D3">
              <w:rPr>
                <w:rFonts w:cstheme="minorHAnsi"/>
                <w:sz w:val="20"/>
                <w:szCs w:val="20"/>
              </w:rPr>
              <w:tab/>
            </w:r>
            <w:r>
              <w:rPr>
                <w:rFonts w:cstheme="minorHAnsi"/>
                <w:sz w:val="20"/>
                <w:szCs w:val="20"/>
              </w:rPr>
              <w:tab/>
            </w:r>
            <w:r w:rsidRPr="00B845D3">
              <w:rPr>
                <w:rFonts w:cstheme="minorHAnsi"/>
                <w:sz w:val="20"/>
                <w:szCs w:val="20"/>
                <w:vertAlign w:val="superscript"/>
              </w:rPr>
              <w:t>th</w:t>
            </w:r>
          </w:p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&lt;sub&gt;subscripted&lt;/sub&gt;</w:t>
            </w:r>
            <w:r w:rsidRPr="00B845D3">
              <w:rPr>
                <w:rFonts w:cstheme="minorHAnsi"/>
                <w:sz w:val="20"/>
                <w:szCs w:val="20"/>
              </w:rPr>
              <w:tab/>
            </w:r>
            <w:r>
              <w:rPr>
                <w:rFonts w:cstheme="minorHAnsi"/>
                <w:sz w:val="20"/>
                <w:szCs w:val="20"/>
              </w:rPr>
              <w:tab/>
            </w:r>
            <w:r w:rsidRPr="00B845D3">
              <w:rPr>
                <w:rFonts w:cstheme="minorHAnsi"/>
                <w:sz w:val="20"/>
                <w:szCs w:val="20"/>
                <w:vertAlign w:val="subscript"/>
              </w:rPr>
              <w:t>subscripted</w:t>
            </w:r>
          </w:p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&lt;mark&gt;marked&lt;/mark&gt;</w:t>
            </w:r>
            <w:r w:rsidRPr="00B845D3">
              <w:rPr>
                <w:rFonts w:cstheme="minorHAnsi"/>
                <w:sz w:val="20"/>
                <w:szCs w:val="20"/>
              </w:rPr>
              <w:tab/>
            </w:r>
            <w:r>
              <w:rPr>
                <w:rFonts w:cstheme="minorHAnsi"/>
                <w:sz w:val="20"/>
                <w:szCs w:val="20"/>
              </w:rPr>
              <w:tab/>
            </w:r>
            <w:r w:rsidRPr="00B845D3">
              <w:rPr>
                <w:rFonts w:cstheme="minorHAnsi"/>
                <w:sz w:val="20"/>
                <w:szCs w:val="20"/>
                <w:highlight w:val="yellow"/>
              </w:rPr>
              <w:t>marked</w:t>
            </w:r>
          </w:p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&lt;ins&gt;inserted&lt;/ins&gt;</w:t>
            </w:r>
            <w:r w:rsidRPr="00B845D3">
              <w:rPr>
                <w:rFonts w:cstheme="minorHAnsi"/>
                <w:sz w:val="20"/>
                <w:szCs w:val="20"/>
              </w:rPr>
              <w:tab/>
            </w:r>
            <w:r w:rsidRPr="00B845D3">
              <w:rPr>
                <w:rFonts w:cstheme="minorHAnsi"/>
                <w:sz w:val="20"/>
                <w:szCs w:val="20"/>
              </w:rPr>
              <w:tab/>
              <w:t>inserted</w:t>
            </w:r>
          </w:p>
          <w:p w:rsidR="00E161BD" w:rsidRPr="00226A53" w:rsidRDefault="00E161BD" w:rsidP="00FC22F3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&lt;del&gt;deleted&lt;/del&gt;</w:t>
            </w:r>
            <w:r w:rsidRPr="00B845D3">
              <w:rPr>
                <w:rFonts w:cstheme="minorHAnsi"/>
                <w:sz w:val="20"/>
                <w:szCs w:val="20"/>
              </w:rPr>
              <w:tab/>
            </w:r>
            <w:r w:rsidRPr="00B845D3">
              <w:rPr>
                <w:rFonts w:cstheme="minorHAnsi"/>
                <w:sz w:val="20"/>
                <w:szCs w:val="20"/>
              </w:rPr>
              <w:tab/>
            </w:r>
            <w:r w:rsidRPr="00BA07DD">
              <w:t xml:space="preserve"> </w:t>
            </w:r>
            <w:del w:id="1" w:author="Unknown">
              <w:r w:rsidRPr="00BA07DD">
                <w:rPr>
                  <w:rFonts w:cstheme="minorHAnsi"/>
                  <w:sz w:val="20"/>
                  <w:szCs w:val="20"/>
                </w:rPr>
                <w:delText>deleted</w:delText>
              </w:r>
            </w:del>
          </w:p>
        </w:tc>
        <w:tc>
          <w:tcPr>
            <w:tcW w:w="5305" w:type="dxa"/>
            <w:gridSpan w:val="3"/>
          </w:tcPr>
          <w:p w:rsidR="00E161BD" w:rsidRPr="00B845D3" w:rsidRDefault="00E161BD" w:rsidP="00EA5D26">
            <w:pPr>
              <w:rPr>
                <w:rFonts w:cstheme="minorHAnsi"/>
                <w:sz w:val="20"/>
                <w:szCs w:val="20"/>
              </w:rPr>
            </w:pPr>
            <w:r w:rsidRPr="00226A53">
              <w:rPr>
                <w:rFonts w:cstheme="minorHAnsi"/>
                <w:b/>
                <w:sz w:val="20"/>
                <w:szCs w:val="20"/>
              </w:rPr>
              <w:t>CSS COMMENTS</w:t>
            </w:r>
          </w:p>
        </w:tc>
      </w:tr>
      <w:tr w:rsidR="00E161BD" w:rsidRPr="00B845D3" w:rsidTr="00B9217D">
        <w:trPr>
          <w:trHeight w:val="244"/>
        </w:trPr>
        <w:tc>
          <w:tcPr>
            <w:tcW w:w="5428" w:type="dxa"/>
            <w:gridSpan w:val="4"/>
            <w:vMerge/>
          </w:tcPr>
          <w:p w:rsidR="00E161BD" w:rsidRPr="00B845D3" w:rsidRDefault="00E161BD" w:rsidP="003D0A84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652" w:type="dxa"/>
            <w:gridSpan w:val="2"/>
          </w:tcPr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/*Single-line comment*/</w:t>
            </w:r>
          </w:p>
        </w:tc>
        <w:tc>
          <w:tcPr>
            <w:tcW w:w="2653" w:type="dxa"/>
          </w:tcPr>
          <w:p w:rsidR="00E161BD" w:rsidRPr="00226A53" w:rsidRDefault="00E161BD" w:rsidP="003D0A84">
            <w:pPr>
              <w:rPr>
                <w:rFonts w:cstheme="minorHAnsi"/>
                <w:sz w:val="20"/>
                <w:szCs w:val="20"/>
              </w:rPr>
            </w:pPr>
            <w:r w:rsidRPr="00226A53">
              <w:rPr>
                <w:rFonts w:cstheme="minorHAnsi"/>
                <w:sz w:val="20"/>
                <w:szCs w:val="20"/>
              </w:rPr>
              <w:t>/* Multi-line</w:t>
            </w:r>
          </w:p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</w:rPr>
            </w:pPr>
            <w:r w:rsidRPr="00226A53">
              <w:rPr>
                <w:rFonts w:cstheme="minorHAnsi"/>
                <w:sz w:val="20"/>
                <w:szCs w:val="20"/>
              </w:rPr>
              <w:t>comment */</w:t>
            </w:r>
          </w:p>
        </w:tc>
      </w:tr>
      <w:tr w:rsidR="00E161BD" w:rsidRPr="00B845D3" w:rsidTr="00226A53">
        <w:tc>
          <w:tcPr>
            <w:tcW w:w="5428" w:type="dxa"/>
            <w:gridSpan w:val="4"/>
            <w:vMerge/>
          </w:tcPr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05" w:type="dxa"/>
            <w:gridSpan w:val="3"/>
          </w:tcPr>
          <w:p w:rsidR="00E161BD" w:rsidRPr="00226A53" w:rsidRDefault="00E161BD" w:rsidP="003D0A84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TYPES OF STYLING</w:t>
            </w:r>
          </w:p>
        </w:tc>
      </w:tr>
      <w:tr w:rsidR="00E161BD" w:rsidRPr="00B845D3" w:rsidTr="00E161BD">
        <w:trPr>
          <w:trHeight w:val="1575"/>
        </w:trPr>
        <w:tc>
          <w:tcPr>
            <w:tcW w:w="5428" w:type="dxa"/>
            <w:gridSpan w:val="4"/>
            <w:vMerge/>
            <w:tcBorders>
              <w:bottom w:val="single" w:sz="4" w:space="0" w:color="auto"/>
            </w:tcBorders>
          </w:tcPr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05" w:type="dxa"/>
            <w:gridSpan w:val="3"/>
            <w:vMerge w:val="restart"/>
            <w:tcBorders>
              <w:bottom w:val="single" w:sz="4" w:space="0" w:color="auto"/>
            </w:tcBorders>
          </w:tcPr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&lt;!DOCTYPE html&gt;</w:t>
            </w:r>
          </w:p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&lt;html&gt;</w:t>
            </w:r>
          </w:p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&lt;head&gt;</w:t>
            </w:r>
          </w:p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  <w:highlight w:val="yellow"/>
              </w:rPr>
            </w:pPr>
            <w:r w:rsidRPr="00B845D3">
              <w:rPr>
                <w:rFonts w:cstheme="minorHAnsi"/>
                <w:sz w:val="20"/>
                <w:szCs w:val="20"/>
                <w:highlight w:val="yellow"/>
              </w:rPr>
              <w:t xml:space="preserve">      &lt;link rel="stylesheet" type="text/css" href="file.css"&gt;</w:t>
            </w:r>
          </w:p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845D3">
              <w:rPr>
                <w:rFonts w:cstheme="minorHAnsi"/>
                <w:sz w:val="20"/>
                <w:szCs w:val="20"/>
                <w:highlight w:val="green"/>
              </w:rPr>
              <w:t xml:space="preserve">      &lt;style&gt;</w:t>
            </w:r>
          </w:p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845D3">
              <w:rPr>
                <w:rFonts w:cstheme="minorHAnsi"/>
                <w:sz w:val="20"/>
                <w:szCs w:val="20"/>
                <w:highlight w:val="green"/>
              </w:rPr>
              <w:t xml:space="preserve">         p {color: blue;}</w:t>
            </w:r>
          </w:p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845D3">
              <w:rPr>
                <w:rFonts w:cstheme="minorHAnsi"/>
                <w:sz w:val="20"/>
                <w:szCs w:val="20"/>
                <w:highlight w:val="green"/>
              </w:rPr>
              <w:t xml:space="preserve">      &lt;/style&gt;</w:t>
            </w:r>
          </w:p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&lt;/head&gt;</w:t>
            </w:r>
          </w:p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&lt;body&gt;</w:t>
            </w:r>
          </w:p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   &lt;p </w:t>
            </w:r>
            <w:r w:rsidRPr="00B845D3">
              <w:rPr>
                <w:rFonts w:cstheme="minorHAnsi"/>
                <w:sz w:val="20"/>
                <w:szCs w:val="20"/>
                <w:highlight w:val="cyan"/>
              </w:rPr>
              <w:t>style="color: yellow;"</w:t>
            </w:r>
            <w:r w:rsidRPr="00B845D3">
              <w:rPr>
                <w:rFonts w:cstheme="minorHAnsi"/>
                <w:sz w:val="20"/>
                <w:szCs w:val="20"/>
              </w:rPr>
              <w:t>&gt;Hello World&lt;/p&gt;</w:t>
            </w:r>
          </w:p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&lt;/body&gt;</w:t>
            </w:r>
          </w:p>
          <w:p w:rsidR="00E161BD" w:rsidRPr="00B845D3" w:rsidRDefault="00E161BD" w:rsidP="003D0A84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&lt;/html&gt;</w:t>
            </w:r>
          </w:p>
        </w:tc>
      </w:tr>
      <w:tr w:rsidR="003D0A84" w:rsidRPr="00B845D3" w:rsidTr="00226A53">
        <w:trPr>
          <w:trHeight w:val="824"/>
        </w:trPr>
        <w:tc>
          <w:tcPr>
            <w:tcW w:w="2751" w:type="dxa"/>
            <w:gridSpan w:val="2"/>
            <w:vMerge w:val="restart"/>
            <w:tcBorders>
              <w:bottom w:val="single" w:sz="4" w:space="0" w:color="auto"/>
            </w:tcBorders>
          </w:tcPr>
          <w:p w:rsidR="003D0A84" w:rsidRPr="00B845D3" w:rsidRDefault="003D0A84" w:rsidP="003D0A84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ORDERED LIST</w:t>
            </w:r>
          </w:p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&lt;ol&gt;</w:t>
            </w:r>
          </w:p>
          <w:p w:rsidR="003D0A84" w:rsidRDefault="003D0A84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&lt;li&gt;item&lt;/li&gt;</w:t>
            </w:r>
          </w:p>
          <w:p w:rsidR="003D0A84" w:rsidRDefault="003D0A84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&lt;li&gt;item&lt;/li&gt;</w:t>
            </w:r>
          </w:p>
          <w:p w:rsidR="00E161BD" w:rsidRPr="00B845D3" w:rsidRDefault="00E161BD" w:rsidP="003D0A8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Pr="00B845D3">
              <w:rPr>
                <w:rFonts w:cstheme="minorHAnsi"/>
                <w:sz w:val="20"/>
                <w:szCs w:val="20"/>
              </w:rPr>
              <w:t xml:space="preserve"> &lt;li&gt;item&lt;/li&gt;</w:t>
            </w:r>
          </w:p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&lt;/ol&gt;</w:t>
            </w:r>
          </w:p>
        </w:tc>
        <w:tc>
          <w:tcPr>
            <w:tcW w:w="2677" w:type="dxa"/>
            <w:gridSpan w:val="2"/>
            <w:vMerge w:val="restart"/>
            <w:tcBorders>
              <w:bottom w:val="single" w:sz="4" w:space="0" w:color="auto"/>
            </w:tcBorders>
          </w:tcPr>
          <w:p w:rsidR="003D0A84" w:rsidRPr="00B845D3" w:rsidRDefault="003D0A84" w:rsidP="003D0A84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UNORDERED LIST</w:t>
            </w:r>
          </w:p>
          <w:p w:rsidR="003D0A84" w:rsidRPr="00B845D3" w:rsidRDefault="003D0A84" w:rsidP="003D0A84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&lt;ul&gt;</w:t>
            </w:r>
          </w:p>
          <w:p w:rsidR="003D0A84" w:rsidRPr="00B845D3" w:rsidRDefault="003D0A84" w:rsidP="003D0A84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&lt;li&gt;item&lt;/li&gt;</w:t>
            </w:r>
          </w:p>
          <w:p w:rsidR="003D0A84" w:rsidRDefault="003D0A84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 xml:space="preserve">   &lt;li&gt;item&lt;/li&gt;</w:t>
            </w:r>
          </w:p>
          <w:p w:rsidR="00E161BD" w:rsidRPr="00B845D3" w:rsidRDefault="00E161BD" w:rsidP="003D0A84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</w:t>
            </w:r>
            <w:r w:rsidRPr="00B845D3">
              <w:rPr>
                <w:rFonts w:cstheme="minorHAnsi"/>
                <w:sz w:val="20"/>
                <w:szCs w:val="20"/>
              </w:rPr>
              <w:t>&lt;li&gt;item&lt;/li&gt;</w:t>
            </w:r>
          </w:p>
          <w:p w:rsidR="003D0A84" w:rsidRPr="00B845D3" w:rsidRDefault="003D0A84" w:rsidP="003D0A84">
            <w:pPr>
              <w:rPr>
                <w:rFonts w:cstheme="minorHAnsi"/>
                <w:b/>
                <w:sz w:val="20"/>
                <w:szCs w:val="20"/>
              </w:rPr>
            </w:pPr>
            <w:r w:rsidRPr="00B845D3">
              <w:rPr>
                <w:rFonts w:cstheme="minorHAnsi"/>
                <w:sz w:val="20"/>
                <w:szCs w:val="20"/>
              </w:rPr>
              <w:t>&lt;/ul&gt;</w:t>
            </w:r>
          </w:p>
        </w:tc>
        <w:tc>
          <w:tcPr>
            <w:tcW w:w="5305" w:type="dxa"/>
            <w:gridSpan w:val="3"/>
            <w:vMerge/>
            <w:tcBorders>
              <w:bottom w:val="single" w:sz="4" w:space="0" w:color="auto"/>
            </w:tcBorders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D0A84" w:rsidRPr="00B845D3" w:rsidTr="00226A53">
        <w:tc>
          <w:tcPr>
            <w:tcW w:w="2751" w:type="dxa"/>
            <w:gridSpan w:val="2"/>
            <w:vMerge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77" w:type="dxa"/>
            <w:gridSpan w:val="2"/>
            <w:vMerge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76" w:type="dxa"/>
          </w:tcPr>
          <w:p w:rsidR="003D0A84" w:rsidRPr="00B845D3" w:rsidRDefault="003D0A84" w:rsidP="003D0A84">
            <w:pPr>
              <w:rPr>
                <w:rFonts w:cstheme="minorHAnsi"/>
                <w:b/>
                <w:sz w:val="20"/>
                <w:szCs w:val="20"/>
                <w:highlight w:val="yellow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The Box Model in CSS</w:t>
            </w:r>
          </w:p>
        </w:tc>
        <w:tc>
          <w:tcPr>
            <w:tcW w:w="2929" w:type="dxa"/>
            <w:gridSpan w:val="2"/>
            <w:vMerge w:val="restart"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Content:</w:t>
            </w:r>
            <w:r w:rsidRPr="00B845D3">
              <w:rPr>
                <w:rFonts w:cstheme="minorHAnsi"/>
                <w:sz w:val="20"/>
                <w:szCs w:val="20"/>
              </w:rPr>
              <w:t xml:space="preserve"> The content of the box.</w:t>
            </w:r>
          </w:p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Padding:</w:t>
            </w:r>
            <w:r w:rsidRPr="00B845D3">
              <w:rPr>
                <w:rFonts w:cstheme="minorHAnsi"/>
                <w:sz w:val="20"/>
                <w:szCs w:val="20"/>
              </w:rPr>
              <w:t xml:space="preserve"> A transparent area around the content.</w:t>
            </w:r>
          </w:p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Border:</w:t>
            </w:r>
            <w:r w:rsidRPr="00B845D3">
              <w:rPr>
                <w:rFonts w:cstheme="minorHAnsi"/>
                <w:sz w:val="20"/>
                <w:szCs w:val="20"/>
              </w:rPr>
              <w:t xml:space="preserve"> A border around the padding and content.</w:t>
            </w:r>
          </w:p>
          <w:p w:rsidR="003D0A84" w:rsidRPr="00B845D3" w:rsidRDefault="003D0A84" w:rsidP="003D0A84">
            <w:pPr>
              <w:rPr>
                <w:rFonts w:cstheme="minorHAnsi"/>
                <w:b/>
                <w:sz w:val="20"/>
                <w:szCs w:val="20"/>
                <w:highlight w:val="yellow"/>
              </w:rPr>
            </w:pPr>
            <w:r w:rsidRPr="00B845D3">
              <w:rPr>
                <w:rFonts w:cstheme="minorHAnsi"/>
                <w:b/>
                <w:sz w:val="20"/>
                <w:szCs w:val="20"/>
              </w:rPr>
              <w:t>Margin:</w:t>
            </w:r>
            <w:r w:rsidRPr="00B845D3">
              <w:rPr>
                <w:rFonts w:cstheme="minorHAnsi"/>
                <w:sz w:val="20"/>
                <w:szCs w:val="20"/>
              </w:rPr>
              <w:t xml:space="preserve"> A transparent area around the border.</w:t>
            </w:r>
          </w:p>
        </w:tc>
      </w:tr>
      <w:tr w:rsidR="003D0A84" w:rsidRPr="00B845D3" w:rsidTr="00226A53">
        <w:tc>
          <w:tcPr>
            <w:tcW w:w="2093" w:type="dxa"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  <w:r w:rsidRPr="0000582C">
              <w:rPr>
                <w:rFonts w:cstheme="minorHAnsi"/>
                <w:b/>
                <w:sz w:val="20"/>
                <w:szCs w:val="20"/>
              </w:rPr>
              <w:t>CSS SELECTORS</w:t>
            </w:r>
            <w:r w:rsidRPr="0000582C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gridSpan w:val="2"/>
          </w:tcPr>
          <w:p w:rsidR="003D0A84" w:rsidRPr="00BA1F02" w:rsidRDefault="003D0A84" w:rsidP="003D0A84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.</w:t>
            </w:r>
            <w:r w:rsidRPr="00BA1F02">
              <w:rPr>
                <w:rFonts w:cstheme="minorHAnsi"/>
                <w:b/>
                <w:sz w:val="20"/>
                <w:szCs w:val="20"/>
              </w:rPr>
              <w:t>html</w:t>
            </w:r>
          </w:p>
        </w:tc>
        <w:tc>
          <w:tcPr>
            <w:tcW w:w="2059" w:type="dxa"/>
          </w:tcPr>
          <w:p w:rsidR="003D0A84" w:rsidRPr="00BA1F02" w:rsidRDefault="003D0A84" w:rsidP="003D0A84">
            <w:pPr>
              <w:rPr>
                <w:rFonts w:cstheme="minorHAnsi"/>
                <w:b/>
                <w:sz w:val="20"/>
                <w:szCs w:val="20"/>
              </w:rPr>
            </w:pPr>
            <w:r w:rsidRPr="00BA1F02">
              <w:rPr>
                <w:rFonts w:cstheme="minorHAnsi"/>
                <w:b/>
                <w:sz w:val="20"/>
                <w:szCs w:val="20"/>
              </w:rPr>
              <w:t>.css</w:t>
            </w:r>
          </w:p>
        </w:tc>
        <w:tc>
          <w:tcPr>
            <w:tcW w:w="2376" w:type="dxa"/>
            <w:vMerge w:val="restart"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  <w:highlight w:val="green"/>
              </w:rPr>
            </w:pPr>
            <w:r w:rsidRPr="00B845D3">
              <w:rPr>
                <w:rFonts w:cstheme="minorHAnsi"/>
                <w:noProof/>
                <w:sz w:val="20"/>
                <w:szCs w:val="20"/>
                <w:lang w:eastAsia="tr-TR"/>
              </w:rPr>
              <w:drawing>
                <wp:inline distT="0" distB="0" distL="0" distR="0" wp14:anchorId="297A5696" wp14:editId="55588C7C">
                  <wp:extent cx="1371600" cy="9239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0622" cy="9232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9" w:type="dxa"/>
            <w:gridSpan w:val="2"/>
            <w:vMerge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  <w:highlight w:val="green"/>
              </w:rPr>
            </w:pPr>
          </w:p>
        </w:tc>
      </w:tr>
      <w:tr w:rsidR="003D0A84" w:rsidRPr="00B845D3" w:rsidTr="00226A53">
        <w:tc>
          <w:tcPr>
            <w:tcW w:w="2093" w:type="dxa"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  <w:r w:rsidRPr="00BA1F02">
              <w:rPr>
                <w:rFonts w:cstheme="minorHAnsi"/>
                <w:sz w:val="20"/>
                <w:szCs w:val="20"/>
              </w:rPr>
              <w:t>CSS element Selector</w:t>
            </w:r>
          </w:p>
        </w:tc>
        <w:tc>
          <w:tcPr>
            <w:tcW w:w="1276" w:type="dxa"/>
            <w:gridSpan w:val="2"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  <w:tc>
          <w:tcPr>
            <w:tcW w:w="2059" w:type="dxa"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  <w:r w:rsidRPr="00BA1F02">
              <w:rPr>
                <w:rFonts w:cstheme="minorHAnsi"/>
                <w:sz w:val="20"/>
                <w:szCs w:val="20"/>
              </w:rPr>
              <w:t>p {color: red;}</w:t>
            </w:r>
          </w:p>
        </w:tc>
        <w:tc>
          <w:tcPr>
            <w:tcW w:w="2376" w:type="dxa"/>
            <w:vMerge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  <w:highlight w:val="green"/>
              </w:rPr>
            </w:pPr>
          </w:p>
        </w:tc>
        <w:tc>
          <w:tcPr>
            <w:tcW w:w="2929" w:type="dxa"/>
            <w:gridSpan w:val="2"/>
            <w:vMerge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  <w:highlight w:val="green"/>
              </w:rPr>
            </w:pPr>
          </w:p>
        </w:tc>
      </w:tr>
      <w:tr w:rsidR="003D0A84" w:rsidRPr="00B845D3" w:rsidTr="00226A53">
        <w:tc>
          <w:tcPr>
            <w:tcW w:w="2093" w:type="dxa"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  <w:r w:rsidRPr="00BA1F02">
              <w:rPr>
                <w:rFonts w:cstheme="minorHAnsi"/>
                <w:sz w:val="20"/>
                <w:szCs w:val="20"/>
              </w:rPr>
              <w:t>CSS id Selector</w:t>
            </w:r>
          </w:p>
        </w:tc>
        <w:tc>
          <w:tcPr>
            <w:tcW w:w="1276" w:type="dxa"/>
            <w:gridSpan w:val="2"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  <w:r w:rsidRPr="00BA1F02">
              <w:rPr>
                <w:rFonts w:cstheme="minorHAnsi"/>
                <w:sz w:val="20"/>
                <w:szCs w:val="20"/>
              </w:rPr>
              <w:t xml:space="preserve">id="text1" </w:t>
            </w:r>
          </w:p>
        </w:tc>
        <w:tc>
          <w:tcPr>
            <w:tcW w:w="2059" w:type="dxa"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#text1</w:t>
            </w:r>
            <w:r w:rsidRPr="00BA1F02">
              <w:rPr>
                <w:rFonts w:cstheme="minorHAnsi"/>
                <w:sz w:val="20"/>
                <w:szCs w:val="20"/>
              </w:rPr>
              <w:t>{color: red;}</w:t>
            </w:r>
          </w:p>
        </w:tc>
        <w:tc>
          <w:tcPr>
            <w:tcW w:w="2376" w:type="dxa"/>
            <w:vMerge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  <w:highlight w:val="green"/>
              </w:rPr>
            </w:pPr>
          </w:p>
        </w:tc>
        <w:tc>
          <w:tcPr>
            <w:tcW w:w="2929" w:type="dxa"/>
            <w:gridSpan w:val="2"/>
            <w:vMerge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  <w:highlight w:val="green"/>
              </w:rPr>
            </w:pPr>
          </w:p>
        </w:tc>
      </w:tr>
      <w:tr w:rsidR="003D0A84" w:rsidRPr="00B845D3" w:rsidTr="00226A53">
        <w:tc>
          <w:tcPr>
            <w:tcW w:w="2093" w:type="dxa"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  <w:r w:rsidRPr="00BA1F02">
              <w:rPr>
                <w:rFonts w:cstheme="minorHAnsi"/>
                <w:sz w:val="20"/>
                <w:szCs w:val="20"/>
              </w:rPr>
              <w:t>CSS class Selector</w:t>
            </w:r>
          </w:p>
        </w:tc>
        <w:tc>
          <w:tcPr>
            <w:tcW w:w="1276" w:type="dxa"/>
            <w:gridSpan w:val="2"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class="error"</w:t>
            </w:r>
          </w:p>
        </w:tc>
        <w:tc>
          <w:tcPr>
            <w:tcW w:w="2059" w:type="dxa"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.error{color:</w:t>
            </w:r>
            <w:r w:rsidRPr="00BA1F02">
              <w:rPr>
                <w:rFonts w:cstheme="minorHAnsi"/>
                <w:sz w:val="20"/>
                <w:szCs w:val="20"/>
              </w:rPr>
              <w:t>red;</w:t>
            </w:r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376" w:type="dxa"/>
            <w:vMerge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929" w:type="dxa"/>
            <w:gridSpan w:val="2"/>
            <w:vMerge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D0A84" w:rsidRPr="00B845D3" w:rsidTr="00226A53">
        <w:tc>
          <w:tcPr>
            <w:tcW w:w="2093" w:type="dxa"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  <w:r w:rsidRPr="00BA1F02">
              <w:rPr>
                <w:rFonts w:cstheme="minorHAnsi"/>
                <w:sz w:val="20"/>
                <w:szCs w:val="20"/>
              </w:rPr>
              <w:t>Universal Selector</w:t>
            </w:r>
          </w:p>
        </w:tc>
        <w:tc>
          <w:tcPr>
            <w:tcW w:w="1276" w:type="dxa"/>
            <w:gridSpan w:val="2"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  <w:tc>
          <w:tcPr>
            <w:tcW w:w="2059" w:type="dxa"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*{color:red;}</w:t>
            </w:r>
          </w:p>
        </w:tc>
        <w:tc>
          <w:tcPr>
            <w:tcW w:w="2376" w:type="dxa"/>
            <w:vMerge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929" w:type="dxa"/>
            <w:gridSpan w:val="2"/>
            <w:vMerge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D0A84" w:rsidRPr="00B845D3" w:rsidTr="0074760E">
        <w:tc>
          <w:tcPr>
            <w:tcW w:w="5428" w:type="dxa"/>
            <w:gridSpan w:val="4"/>
          </w:tcPr>
          <w:p w:rsidR="003D0A84" w:rsidRPr="00226A53" w:rsidRDefault="003D0A84" w:rsidP="003D0A84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929" w:type="dxa"/>
            <w:gridSpan w:val="2"/>
            <w:vMerge/>
          </w:tcPr>
          <w:p w:rsidR="003D0A84" w:rsidRPr="00B845D3" w:rsidRDefault="003D0A84" w:rsidP="003D0A84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:rsidR="00F707E6" w:rsidRPr="00B845D3" w:rsidRDefault="00F707E6" w:rsidP="00C44E9D">
      <w:pPr>
        <w:spacing w:after="0" w:line="240" w:lineRule="auto"/>
        <w:rPr>
          <w:rFonts w:cstheme="minorHAnsi"/>
          <w:b/>
          <w:sz w:val="20"/>
          <w:szCs w:val="20"/>
        </w:rPr>
      </w:pPr>
    </w:p>
    <w:sectPr w:rsidR="00F707E6" w:rsidRPr="00B845D3" w:rsidSect="00F707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CAC"/>
    <w:rsid w:val="0000582C"/>
    <w:rsid w:val="00046D89"/>
    <w:rsid w:val="000F36F3"/>
    <w:rsid w:val="001E3CC1"/>
    <w:rsid w:val="00226A53"/>
    <w:rsid w:val="00253C77"/>
    <w:rsid w:val="003D0A84"/>
    <w:rsid w:val="00407F03"/>
    <w:rsid w:val="004A2E45"/>
    <w:rsid w:val="00647506"/>
    <w:rsid w:val="008812E7"/>
    <w:rsid w:val="00975BC1"/>
    <w:rsid w:val="009F2CAC"/>
    <w:rsid w:val="00AB1A60"/>
    <w:rsid w:val="00B14486"/>
    <w:rsid w:val="00B304BA"/>
    <w:rsid w:val="00B70AC8"/>
    <w:rsid w:val="00B845D3"/>
    <w:rsid w:val="00BA07DD"/>
    <w:rsid w:val="00BA1F02"/>
    <w:rsid w:val="00BF5550"/>
    <w:rsid w:val="00C369DB"/>
    <w:rsid w:val="00C44E9D"/>
    <w:rsid w:val="00D3496C"/>
    <w:rsid w:val="00DF74DC"/>
    <w:rsid w:val="00E161BD"/>
    <w:rsid w:val="00EE6E7A"/>
    <w:rsid w:val="00F7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07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44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4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07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44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4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5</cp:revision>
  <dcterms:created xsi:type="dcterms:W3CDTF">2020-06-13T10:49:00Z</dcterms:created>
  <dcterms:modified xsi:type="dcterms:W3CDTF">2020-06-13T11:19:00Z</dcterms:modified>
</cp:coreProperties>
</file>